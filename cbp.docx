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B70049" w14:textId="1CB2F1A3" w:rsidR="00240212" w:rsidRDefault="00BE5F8D">
      <w:pPr>
        <w:spacing w:before="240" w:after="240"/>
      </w:pPr>
      <w:r>
        <w:t>Use these instructions</w:t>
      </w:r>
      <w:r w:rsidR="003D6415">
        <w:t xml:space="preserve"> to set up an account on </w:t>
      </w:r>
      <w:proofErr w:type="spellStart"/>
      <w:r w:rsidR="003D6415">
        <w:t>SecureRelease</w:t>
      </w:r>
      <w:proofErr w:type="spellEnd"/>
      <w:r w:rsidR="003D6415">
        <w:t xml:space="preserve"> </w:t>
      </w:r>
      <w:r>
        <w:t>and</w:t>
      </w:r>
      <w:r w:rsidR="003D6415">
        <w:t xml:space="preserve"> request documents </w:t>
      </w:r>
      <w:r>
        <w:t>from</w:t>
      </w:r>
      <w:r w:rsidR="003D6415">
        <w:t xml:space="preserve"> Customs and Border Protection</w:t>
      </w:r>
      <w:r>
        <w:t xml:space="preserve">. </w:t>
      </w:r>
      <w:r w:rsidR="003D6415">
        <w:t xml:space="preserve"> You will need stable access to the Internet and approximately 30-45 minutes to complete this request. It may take several months for the agency to respond to your request for documents, which is standard given current agency processing </w:t>
      </w:r>
      <w:commentRangeStart w:id="0"/>
      <w:r w:rsidR="003D6415">
        <w:t>times</w:t>
      </w:r>
      <w:commentRangeEnd w:id="0"/>
      <w:r>
        <w:rPr>
          <w:rStyle w:val="CommentReference"/>
        </w:rPr>
        <w:commentReference w:id="0"/>
      </w:r>
      <w:r w:rsidR="003D6415">
        <w:t xml:space="preserve">. </w:t>
      </w:r>
    </w:p>
    <w:p w14:paraId="2292E0D7" w14:textId="77777777" w:rsidR="00240212" w:rsidRDefault="003D6415">
      <w:pPr>
        <w:spacing w:before="240" w:after="240"/>
        <w:jc w:val="center"/>
        <w:rPr>
          <w:b/>
        </w:rPr>
      </w:pPr>
      <w:r>
        <w:rPr>
          <w:b/>
        </w:rPr>
        <w:t>CBP FOIA Request FAQ:</w:t>
      </w:r>
    </w:p>
    <w:p w14:paraId="5B1A87C4" w14:textId="7C671007" w:rsidR="00BE5F8D" w:rsidRDefault="00BE5F8D">
      <w:pPr>
        <w:spacing w:before="240" w:after="240"/>
      </w:pPr>
      <w:r w:rsidRPr="00C51BA1">
        <w:rPr>
          <w:u w:val="single"/>
        </w:rPr>
        <w:t>Step 1.</w:t>
      </w:r>
      <w:r>
        <w:t xml:space="preserve"> </w:t>
      </w:r>
      <w:r w:rsidR="003D6415">
        <w:t xml:space="preserve">Create an account on </w:t>
      </w:r>
      <w:proofErr w:type="gramStart"/>
      <w:r w:rsidR="003D6415">
        <w:rPr>
          <w:color w:val="1155CC"/>
        </w:rPr>
        <w:t xml:space="preserve">https://www.securerelease.us/account-page/sign-in/ </w:t>
      </w:r>
      <w:r w:rsidR="003D6415">
        <w:t>.</w:t>
      </w:r>
      <w:proofErr w:type="gramEnd"/>
      <w:r w:rsidR="003D6415">
        <w:t xml:space="preserve"> Enter the email you regularly check, select a password, and then enter your phone number, first and last name, your street </w:t>
      </w:r>
      <w:proofErr w:type="spellStart"/>
      <w:r w:rsidR="003D6415">
        <w:t>addres</w:t>
      </w:r>
      <w:proofErr w:type="spellEnd"/>
      <w:r>
        <w:t>, your zip code, city, state, and country of residence (USA.)</w:t>
      </w:r>
    </w:p>
    <w:p w14:paraId="77C8564B" w14:textId="096240D0" w:rsidR="00240212" w:rsidRDefault="003D6415">
      <w:pPr>
        <w:spacing w:before="240" w:after="240"/>
      </w:pPr>
      <w:r>
        <w:t xml:space="preserve">If you are </w:t>
      </w:r>
      <w:r w:rsidR="00BE5F8D">
        <w:t>working with</w:t>
      </w:r>
      <w:r>
        <w:t xml:space="preserve"> a community organization to help you </w:t>
      </w:r>
      <w:r w:rsidR="00BE5F8D">
        <w:t>get your documents</w:t>
      </w:r>
      <w:r>
        <w:t>, provide the organization’s emai</w:t>
      </w:r>
      <w:r w:rsidR="00BE5F8D">
        <w:t>l and phone number but still use your name, and address.</w:t>
      </w:r>
    </w:p>
    <w:p w14:paraId="5BA3724E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0466CDB4" wp14:editId="76EE1BBF">
            <wp:extent cx="4805363" cy="269688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96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50C4E" w14:textId="77777777" w:rsidR="00240212" w:rsidRDefault="00240212">
      <w:pPr>
        <w:spacing w:before="240" w:after="240"/>
      </w:pPr>
    </w:p>
    <w:p w14:paraId="4795CA60" w14:textId="77777777" w:rsidR="00240212" w:rsidRDefault="00240212">
      <w:pPr>
        <w:spacing w:before="240" w:after="240"/>
      </w:pPr>
    </w:p>
    <w:p w14:paraId="5881AE00" w14:textId="77777777" w:rsidR="00240212" w:rsidRDefault="00240212">
      <w:pPr>
        <w:spacing w:before="240" w:after="240"/>
      </w:pPr>
    </w:p>
    <w:p w14:paraId="01FD09C6" w14:textId="77777777" w:rsidR="00240212" w:rsidRDefault="00240212">
      <w:pPr>
        <w:spacing w:before="240" w:after="240"/>
      </w:pPr>
    </w:p>
    <w:p w14:paraId="2EF84E9E" w14:textId="24CFF08E" w:rsidR="00BE5F8D" w:rsidRDefault="00BE5F8D">
      <w:pPr>
        <w:spacing w:before="240" w:after="240"/>
      </w:pPr>
      <w:r>
        <w:t xml:space="preserve">Step 2. </w:t>
      </w:r>
      <w:r w:rsidR="003D6415">
        <w:t xml:space="preserve">click ‘Create Account’. </w:t>
      </w:r>
    </w:p>
    <w:p w14:paraId="5A59368A" w14:textId="77777777" w:rsidR="00240212" w:rsidRDefault="003D6415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7AB78C8" wp14:editId="78455703">
            <wp:extent cx="4071938" cy="2630668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3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E3961" w14:textId="77777777" w:rsidR="00240212" w:rsidRDefault="003D6415">
      <w:r>
        <w:t xml:space="preserve">  </w:t>
      </w:r>
    </w:p>
    <w:p w14:paraId="0A3C11A3" w14:textId="11BE9D8E" w:rsidR="00240212" w:rsidRDefault="00BE5F8D">
      <w:pPr>
        <w:spacing w:before="240" w:after="240"/>
      </w:pPr>
      <w:r>
        <w:t>Step 3. Once you click “Create Account,” it will bring you to a new page. On this new page, c</w:t>
      </w:r>
      <w:r w:rsidR="003D6415">
        <w:t>lick on “CREATE REQUEST” to begin your FOIA Request</w:t>
      </w:r>
    </w:p>
    <w:p w14:paraId="3D7D540F" w14:textId="71ABC298" w:rsidR="00240212" w:rsidRDefault="00C51BA1">
      <w:pPr>
        <w:spacing w:before="240" w:after="240"/>
      </w:pPr>
      <w:ins w:id="1" w:author="Kavya Verma" w:date="2022-12-29T22:2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59264" behindDoc="0" locked="0" layoutInCell="1" allowOverlap="1" wp14:anchorId="65554491" wp14:editId="4570D192">
                  <wp:simplePos x="0" y="0"/>
                  <wp:positionH relativeFrom="column">
                    <wp:posOffset>427880</wp:posOffset>
                  </wp:positionH>
                  <wp:positionV relativeFrom="paragraph">
                    <wp:posOffset>1141845</wp:posOffset>
                  </wp:positionV>
                  <wp:extent cx="971640" cy="522360"/>
                  <wp:effectExtent l="38100" t="38100" r="44450" b="36830"/>
                  <wp:wrapNone/>
                  <wp:docPr id="13" name="Ink 1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2">
                        <w14:nvContentPartPr>
                          <w14:cNvContentPartPr/>
                        </w14:nvContentPartPr>
                        <w14:xfrm>
                          <a:off x="0" y="0"/>
                          <a:ext cx="971640" cy="522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32E84F12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13" o:spid="_x0000_s1026" type="#_x0000_t75" style="position:absolute;margin-left:33pt;margin-top:89.2pt;width:77.9pt;height:4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">
                  <v:imagedata r:id="rId13" o:title=""/>
                </v:shape>
              </w:pict>
            </mc:Fallback>
          </mc:AlternateContent>
        </w:r>
      </w:ins>
      <w:commentRangeStart w:id="2"/>
      <w:r w:rsidR="003D6415">
        <w:rPr>
          <w:noProof/>
        </w:rPr>
        <w:drawing>
          <wp:inline distT="114300" distB="114300" distL="114300" distR="114300" wp14:anchorId="1727FD70" wp14:editId="7432622A">
            <wp:extent cx="4281488" cy="268336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68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"/>
      <w:r w:rsidR="00BE5F8D">
        <w:rPr>
          <w:rStyle w:val="CommentReference"/>
        </w:rPr>
        <w:commentReference w:id="2"/>
      </w:r>
    </w:p>
    <w:p w14:paraId="0C0EA5FC" w14:textId="77777777" w:rsidR="00240212" w:rsidRDefault="00240212">
      <w:pPr>
        <w:spacing w:before="240" w:after="240"/>
      </w:pPr>
    </w:p>
    <w:p w14:paraId="3327758C" w14:textId="77777777" w:rsidR="00BE5F8D" w:rsidRDefault="00BE5F8D">
      <w:pPr>
        <w:spacing w:before="240" w:after="240"/>
      </w:pPr>
    </w:p>
    <w:p w14:paraId="10121F0D" w14:textId="77777777" w:rsidR="00BE5F8D" w:rsidRDefault="00BE5F8D">
      <w:pPr>
        <w:spacing w:before="240" w:after="240"/>
      </w:pPr>
    </w:p>
    <w:p w14:paraId="3C67585B" w14:textId="77777777" w:rsidR="00BE5F8D" w:rsidRDefault="00BE5F8D">
      <w:pPr>
        <w:spacing w:before="240" w:after="240"/>
      </w:pPr>
    </w:p>
    <w:p w14:paraId="2902628E" w14:textId="04240D1E" w:rsidR="00240212" w:rsidRDefault="00BE5F8D">
      <w:pPr>
        <w:spacing w:before="240" w:after="240"/>
      </w:pPr>
      <w:r>
        <w:lastRenderedPageBreak/>
        <w:t xml:space="preserve">Step 4. </w:t>
      </w:r>
      <w:r w:rsidR="003D6415">
        <w:t>In the Agency dropdown, select ‘Department of Homeland Security’</w:t>
      </w:r>
    </w:p>
    <w:p w14:paraId="5B8BA94A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4BECD31A" wp14:editId="576B715F">
            <wp:extent cx="5486400" cy="3416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A7592" w14:textId="58AF0BB4" w:rsidR="00240212" w:rsidRDefault="00BE5F8D">
      <w:pPr>
        <w:spacing w:before="240" w:after="240"/>
      </w:pPr>
      <w:r>
        <w:t xml:space="preserve">Step 5. </w:t>
      </w:r>
      <w:r w:rsidR="003D6415">
        <w:t>In the Component Dropdown select ‘U.S. Customs &amp; Border Protection’. Then click “Next</w:t>
      </w:r>
      <w:r>
        <w:t>.”</w:t>
      </w:r>
    </w:p>
    <w:p w14:paraId="62564D33" w14:textId="173C8495" w:rsidR="00BE5F8D" w:rsidRDefault="00C51BA1">
      <w:pPr>
        <w:spacing w:before="240" w:after="240"/>
      </w:pPr>
      <w:ins w:id="3" w:author="Kavya Verma" w:date="2022-12-29T22:2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60288" behindDoc="0" locked="0" layoutInCell="1" allowOverlap="1" wp14:anchorId="07B6F34B" wp14:editId="7515B35B">
                  <wp:simplePos x="0" y="0"/>
                  <wp:positionH relativeFrom="column">
                    <wp:posOffset>2839880</wp:posOffset>
                  </wp:positionH>
                  <wp:positionV relativeFrom="paragraph">
                    <wp:posOffset>2532935</wp:posOffset>
                  </wp:positionV>
                  <wp:extent cx="1250280" cy="208440"/>
                  <wp:effectExtent l="38100" t="38100" r="33020" b="45720"/>
                  <wp:wrapNone/>
                  <wp:docPr id="14" name="Ink 1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6">
                        <w14:nvContentPartPr>
                          <w14:cNvContentPartPr/>
                        </w14:nvContentPartPr>
                        <w14:xfrm>
                          <a:off x="0" y="0"/>
                          <a:ext cx="1250280" cy="2084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D79DDC2" id="Ink 14" o:spid="_x0000_s1026" type="#_x0000_t75" style="position:absolute;margin-left:222.9pt;margin-top:198.75pt;width:99.9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">
                  <v:imagedata r:id="rId17" o:title=""/>
                </v:shape>
              </w:pict>
            </mc:Fallback>
          </mc:AlternateContent>
        </w:r>
      </w:ins>
      <w:commentRangeStart w:id="4"/>
      <w:r w:rsidR="003D6415">
        <w:rPr>
          <w:noProof/>
        </w:rPr>
        <w:drawing>
          <wp:inline distT="114300" distB="114300" distL="114300" distR="114300" wp14:anchorId="4FE93D0D" wp14:editId="41D7F902">
            <wp:extent cx="5486400" cy="3009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4"/>
      <w:r w:rsidR="00BE5F8D">
        <w:rPr>
          <w:rStyle w:val="CommentReference"/>
        </w:rPr>
        <w:commentReference w:id="4"/>
      </w:r>
    </w:p>
    <w:p w14:paraId="05D92E48" w14:textId="77777777" w:rsidR="00BE5F8D" w:rsidRDefault="00BE5F8D">
      <w:pPr>
        <w:spacing w:before="240" w:after="240"/>
      </w:pPr>
      <w:r>
        <w:lastRenderedPageBreak/>
        <w:t xml:space="preserve">Step 5. </w:t>
      </w:r>
      <w:r w:rsidR="003D6415">
        <w:t>On the following page, select ‘FOIA Request’ in the Request Type dropdown.</w:t>
      </w:r>
      <w:r>
        <w:t xml:space="preserve"> </w:t>
      </w:r>
    </w:p>
    <w:p w14:paraId="43083BA9" w14:textId="7B08DFF5" w:rsidR="00240212" w:rsidRDefault="003D6415">
      <w:pPr>
        <w:spacing w:before="240" w:after="240"/>
      </w:pPr>
      <w:r>
        <w:t>In the box, indicate that you want all records regarding your arrest by a CBP agent including: Form I-220A, I-213 if it exists, credible fear interview notes and decision. Try to enter an exact date and location or at least a month/year</w:t>
      </w:r>
      <w:r w:rsidR="00BE5F8D">
        <w:t xml:space="preserve"> when you were arrested by CBP</w:t>
      </w:r>
      <w:r>
        <w:t>.</w:t>
      </w:r>
    </w:p>
    <w:p w14:paraId="2DE59664" w14:textId="77777777" w:rsidR="00240212" w:rsidRDefault="003D6415">
      <w:pPr>
        <w:spacing w:before="240" w:after="240"/>
      </w:pPr>
      <w:r>
        <w:t>When you are done, click “Next”.</w:t>
      </w:r>
    </w:p>
    <w:p w14:paraId="5BC7458E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1578A10A" wp14:editId="4FC6B1E8">
            <wp:extent cx="5486400" cy="2336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44084" w14:textId="4BDB8B4A" w:rsidR="00240212" w:rsidRDefault="00BE5F8D">
      <w:pPr>
        <w:spacing w:before="240" w:after="240"/>
      </w:pPr>
      <w:r>
        <w:t xml:space="preserve">Step 6. </w:t>
      </w:r>
      <w:r w:rsidR="003D6415">
        <w:t>If you have any documents from when you were arrested at the border, upload them here. It is fine if you do not have anything. Click Next.</w:t>
      </w:r>
    </w:p>
    <w:p w14:paraId="31EBB8F5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14A3F0BE" wp14:editId="70576C3B">
            <wp:extent cx="5486400" cy="2273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360E7" w14:textId="77777777" w:rsidR="00240212" w:rsidRDefault="00240212">
      <w:pPr>
        <w:spacing w:before="240" w:after="240"/>
      </w:pPr>
    </w:p>
    <w:p w14:paraId="574945D9" w14:textId="77777777" w:rsidR="00240212" w:rsidRDefault="00240212">
      <w:pPr>
        <w:spacing w:before="240" w:after="240"/>
      </w:pPr>
    </w:p>
    <w:p w14:paraId="31097E0F" w14:textId="1994EA57" w:rsidR="00240212" w:rsidRDefault="00BE5F8D">
      <w:pPr>
        <w:spacing w:before="240" w:after="240"/>
      </w:pPr>
      <w:r>
        <w:lastRenderedPageBreak/>
        <w:t>Step 7. Most people are not charged a fee to get their own documents.  However, you can also request a fee waiver by checking the box, “</w:t>
      </w:r>
      <w:r w:rsidR="003D6415">
        <w:t>Request Fee Waiver</w:t>
      </w:r>
      <w:r>
        <w:t>.”</w:t>
      </w:r>
      <w:r w:rsidR="003D6415">
        <w:t xml:space="preserve"> </w:t>
      </w:r>
      <w:r w:rsidR="00DC7753">
        <w:t xml:space="preserve">In the box, write in the reasons you cannot afford a fee. Try and be specific such as “I only earn $200 a month and my rent </w:t>
      </w:r>
      <w:proofErr w:type="gramStart"/>
      <w:r w:rsidR="00DC7753">
        <w:t>is</w:t>
      </w:r>
      <w:proofErr w:type="gramEnd"/>
      <w:r w:rsidR="00DC7753">
        <w:t xml:space="preserve"> $150 a month.”</w:t>
      </w:r>
    </w:p>
    <w:p w14:paraId="5435D253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64E01103" wp14:editId="02F98A6B">
            <wp:extent cx="4014788" cy="250384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03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8FC58" w14:textId="77777777" w:rsidR="00DC7753" w:rsidRDefault="00DC7753">
      <w:pPr>
        <w:spacing w:before="240" w:after="240"/>
      </w:pPr>
      <w:r>
        <w:t>Step 8. Usually, these records take several months to arrive.  You can ask for them to come faster if you are in one of two situations:</w:t>
      </w:r>
    </w:p>
    <w:p w14:paraId="2FD2A1EE" w14:textId="211CA737" w:rsidR="00240212" w:rsidRDefault="00DC7753" w:rsidP="00DC7753">
      <w:pPr>
        <w:pStyle w:val="ListParagraph"/>
        <w:numPr>
          <w:ilvl w:val="0"/>
          <w:numId w:val="1"/>
        </w:numPr>
        <w:spacing w:before="240" w:after="240"/>
      </w:pPr>
      <w:r>
        <w:t>Y</w:t>
      </w:r>
      <w:r w:rsidR="003D6415">
        <w:t>ou have an upcoming hearing before an Immigration Judge</w:t>
      </w:r>
      <w:r>
        <w:t>. If this applies to you</w:t>
      </w:r>
      <w:r w:rsidR="003D6415">
        <w:t xml:space="preserve">, check the box for ‘Request Expedited Processing’ </w:t>
      </w:r>
      <w:r>
        <w:t xml:space="preserve">say what you are applying for and the date of your next hearing. </w:t>
      </w:r>
      <w:r w:rsidR="003D6415">
        <w:t>Then click ‘Submit Request’, circled below.</w:t>
      </w:r>
    </w:p>
    <w:p w14:paraId="245E6370" w14:textId="4E1EBC9B" w:rsidR="00DC7753" w:rsidRDefault="00DC7753" w:rsidP="00DC7753">
      <w:pPr>
        <w:pStyle w:val="ListParagraph"/>
        <w:numPr>
          <w:ilvl w:val="0"/>
          <w:numId w:val="1"/>
        </w:numPr>
        <w:spacing w:before="240" w:after="240"/>
      </w:pPr>
      <w:r>
        <w:t>Y</w:t>
      </w:r>
      <w:r w:rsidR="003D6415">
        <w:t xml:space="preserve">ou don’t have an upcoming </w:t>
      </w:r>
      <w:proofErr w:type="gramStart"/>
      <w:r w:rsidR="003D6415">
        <w:t>hearing</w:t>
      </w:r>
      <w:proofErr w:type="gramEnd"/>
      <w:r w:rsidR="003D6415">
        <w:t xml:space="preserve"> but you are afraid you will be deported</w:t>
      </w:r>
      <w:r>
        <w:t xml:space="preserve"> soon. This applies to people on supervised release where the government has indicated that they plan to deport you. If this applies to you,</w:t>
      </w:r>
      <w:r w:rsidR="003D6415">
        <w:t xml:space="preserve"> check the box for Request Expedited Processing’ and write that you are </w:t>
      </w:r>
      <w:r>
        <w:t>“</w:t>
      </w:r>
      <w:r w:rsidR="003D6415">
        <w:t>afraid of a threat to your life or freedom.</w:t>
      </w:r>
      <w:r>
        <w:t>”</w:t>
      </w:r>
    </w:p>
    <w:p w14:paraId="591834F7" w14:textId="1D4CE0E4" w:rsidR="00240212" w:rsidRDefault="003D6415">
      <w:r>
        <w:rPr>
          <w:noProof/>
        </w:rPr>
        <w:lastRenderedPageBreak/>
        <w:drawing>
          <wp:inline distT="114300" distB="114300" distL="114300" distR="114300" wp14:anchorId="3A3FD4AF" wp14:editId="3DCEFEB1">
            <wp:extent cx="4356287" cy="214428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287" cy="214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4D547" w14:textId="5467CD8D" w:rsidR="00240212" w:rsidRDefault="00240212"/>
    <w:p w14:paraId="5E73A51C" w14:textId="77777777" w:rsidR="00DC7753" w:rsidRDefault="00DC7753" w:rsidP="00DC7753">
      <w:pPr>
        <w:spacing w:before="240" w:after="240"/>
      </w:pPr>
      <w:r>
        <w:t xml:space="preserve">Step 9. Click “Next.” </w:t>
      </w:r>
    </w:p>
    <w:p w14:paraId="15920C86" w14:textId="0CF78827" w:rsidR="00DC7753" w:rsidRDefault="00DC7753" w:rsidP="00DC7753">
      <w:pPr>
        <w:spacing w:before="240" w:after="240"/>
      </w:pPr>
      <w:r>
        <w:t xml:space="preserve">Congratulations on completing your first request! It may have seemed hard, but getting this information is very important in helping with your case. </w:t>
      </w:r>
    </w:p>
    <w:p w14:paraId="2D458107" w14:textId="77777777" w:rsidR="00DC7753" w:rsidRDefault="00DC7753"/>
    <w:sectPr w:rsidR="00DC775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800" w:right="1800" w:bottom="1800" w:left="180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agini Shah" w:date="2022-12-29T16:30:00Z" w:initials="RNS">
    <w:p w14:paraId="70B79B15" w14:textId="3321F3DF" w:rsidR="00BE5F8D" w:rsidRDefault="00BE5F8D">
      <w:pPr>
        <w:pStyle w:val="CommentText"/>
      </w:pPr>
      <w:r>
        <w:rPr>
          <w:rStyle w:val="CommentReference"/>
        </w:rPr>
        <w:annotationRef/>
      </w:r>
      <w:r>
        <w:t xml:space="preserve">I made edits to this paragraph to make it shorter and more “need to know” for lay people looking for their documents. </w:t>
      </w:r>
    </w:p>
  </w:comment>
  <w:comment w:id="2" w:author="Ragini Shah" w:date="2022-12-29T16:34:00Z" w:initials="RNS">
    <w:p w14:paraId="524BE33C" w14:textId="5FD153E5" w:rsidR="00BE5F8D" w:rsidRDefault="00BE5F8D">
      <w:pPr>
        <w:pStyle w:val="CommentText"/>
      </w:pPr>
      <w:r>
        <w:rPr>
          <w:rStyle w:val="CommentReference"/>
        </w:rPr>
        <w:annotationRef/>
      </w:r>
      <w:r>
        <w:t xml:space="preserve">Need to circle “Create Request” here. </w:t>
      </w:r>
    </w:p>
  </w:comment>
  <w:comment w:id="4" w:author="Ragini Shah" w:date="2022-12-29T16:35:00Z" w:initials="RNS">
    <w:p w14:paraId="5DCA8517" w14:textId="6EFF5914" w:rsidR="00BE5F8D" w:rsidRDefault="00BE5F8D">
      <w:pPr>
        <w:pStyle w:val="CommentText"/>
      </w:pPr>
      <w:r>
        <w:rPr>
          <w:rStyle w:val="CommentReference"/>
        </w:rPr>
        <w:annotationRef/>
      </w:r>
      <w:r>
        <w:t xml:space="preserve">Need to circle on this image.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B79B15" w15:done="1"/>
  <w15:commentEx w15:paraId="524BE33C" w15:done="0"/>
  <w15:commentEx w15:paraId="5DCA851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B79B15" w16cid:durableId="27583F19"/>
  <w16cid:commentId w16cid:paraId="524BE33C" w16cid:durableId="27584007"/>
  <w16cid:commentId w16cid:paraId="5DCA8517" w16cid:durableId="2758404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2681D" w14:textId="77777777" w:rsidR="005E7F03" w:rsidRDefault="005E7F03" w:rsidP="00546218">
      <w:pPr>
        <w:spacing w:line="240" w:lineRule="auto"/>
      </w:pPr>
      <w:r>
        <w:separator/>
      </w:r>
    </w:p>
  </w:endnote>
  <w:endnote w:type="continuationSeparator" w:id="0">
    <w:p w14:paraId="17D03624" w14:textId="77777777" w:rsidR="005E7F03" w:rsidRDefault="005E7F03" w:rsidP="005462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728DE" w14:textId="77777777" w:rsidR="00546218" w:rsidRDefault="005462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2419F" w14:textId="77777777" w:rsidR="00546218" w:rsidRDefault="005462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1009B" w14:textId="77777777" w:rsidR="00546218" w:rsidRDefault="005462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EB7C4" w14:textId="77777777" w:rsidR="005E7F03" w:rsidRDefault="005E7F03" w:rsidP="00546218">
      <w:pPr>
        <w:spacing w:line="240" w:lineRule="auto"/>
      </w:pPr>
      <w:r>
        <w:separator/>
      </w:r>
    </w:p>
  </w:footnote>
  <w:footnote w:type="continuationSeparator" w:id="0">
    <w:p w14:paraId="5FA62874" w14:textId="77777777" w:rsidR="005E7F03" w:rsidRDefault="005E7F03" w:rsidP="005462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3B27A" w14:textId="77777777" w:rsidR="00546218" w:rsidRDefault="005462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DE02" w14:textId="77777777" w:rsidR="00546218" w:rsidRDefault="005462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6C79E" w14:textId="77777777" w:rsidR="00546218" w:rsidRDefault="005462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10071"/>
    <w:multiLevelType w:val="hybridMultilevel"/>
    <w:tmpl w:val="44723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8988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gini Shah">
    <w15:presenceInfo w15:providerId="None" w15:userId="Ragini Shah"/>
  </w15:person>
  <w15:person w15:author="Kavya Verma">
    <w15:presenceInfo w15:providerId="AD" w15:userId="S::kverma@su.suffolk.edu::a4a8119f-c298-4d30-81f2-6625fd6e83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212"/>
    <w:rsid w:val="00240212"/>
    <w:rsid w:val="00365DF1"/>
    <w:rsid w:val="003D6415"/>
    <w:rsid w:val="00546218"/>
    <w:rsid w:val="005E7F03"/>
    <w:rsid w:val="00BE5F8D"/>
    <w:rsid w:val="00C51BA1"/>
    <w:rsid w:val="00DC7753"/>
    <w:rsid w:val="00EB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C8543"/>
  <w15:docId w15:val="{723BB706-CEA3-C740-B20C-DCE2AC68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4621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218"/>
  </w:style>
  <w:style w:type="paragraph" w:styleId="Footer">
    <w:name w:val="footer"/>
    <w:basedOn w:val="Normal"/>
    <w:link w:val="FooterChar"/>
    <w:uiPriority w:val="99"/>
    <w:unhideWhenUsed/>
    <w:rsid w:val="0054621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218"/>
  </w:style>
  <w:style w:type="paragraph" w:styleId="BalloonText">
    <w:name w:val="Balloon Text"/>
    <w:basedOn w:val="Normal"/>
    <w:link w:val="BalloonTextChar"/>
    <w:uiPriority w:val="99"/>
    <w:semiHidden/>
    <w:unhideWhenUsed/>
    <w:rsid w:val="00BE5F8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F8D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E5F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5F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5F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5F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5F8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C7753"/>
    <w:pPr>
      <w:ind w:left="720"/>
      <w:contextualSpacing/>
    </w:pPr>
  </w:style>
  <w:style w:type="paragraph" w:styleId="Revision">
    <w:name w:val="Revision"/>
    <w:hidden/>
    <w:uiPriority w:val="99"/>
    <w:semiHidden/>
    <w:rsid w:val="00C51B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omments" Target="comment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microsoft.com/office/2011/relationships/people" Target="peop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26:29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2565 218 24575,'-26'0'0,"-29"0"0,6 0 0,-5 0 0,-14 1 0,-3-2 0,-7 0 0,0-1 0,-1-4 0,0-2 0,6-3 0,1-1 0,0-2 0,1 0 0,1-2 0,0 1 0,3 3 0,0 0 0,1 1 0,1 1 0,1 1 0,1 1 0,3 1 0,1 0 0,4 0 0,2 1 0,-44-6 0,9 3 0,3 3 0,5 3 0,3 3 0,9 0 0,13 0 0,12 0 0,12 0 0,8 0 0,4 0 0,3 2 0,-1 3 0,3 4 0,-1 3 0,-2 2 0,0 2 0,-2 1 0,0 2 0,1 0 0,3 0 0,2 0 0,3 1 0,3 5 0,2 7 0,0 7 0,2 10 0,0 9 0,1 6 0,2 5 0,0 0 0,0-5 0,0-3 0,0-6 0,2-3 0,4-1 0,12 0 0,13 3 0,14 2 0,11-2 0,7-3 0,4-5 0,7-6 0,7-2 0,11-4 0,-41-17 0,1 0 0,5-1 0,1 0 0,3-1 0,2-1 0,4 0 0,2-1 0,1-2 0,0-1 0,-2-2 0,0-2 0,-3-1 0,-1-2 0,-6-1 0,-2-1 0,41-1 0,-15 0 0,-16-3 0,-12-5 0,-3-4 0,-3-5 0,1-2 0,-1 1 0,-2-1 0,-5 1 0,-2 2 0,0-2 0,-2 3 0,1-1 0,-3 1 0,-2 0 0,-3-3 0,-6 0 0,-2-1 0,-4 0 0,1-2 0,1-5 0,0-10 0,3-9 0,1-7 0,3-3 0,0 6 0,-3 6 0,-2 8 0,-4 8 0,-4 5 0,-5 9 0,-2 0 0,-5 5 0,1-1 0,-2-1 0,-1 0 0,0-3 0,0-2 0,0-5 0,0-3 0,2-1 0,1-2 0,0 2 0,-2 0 0,-1 2 0,0 2 0,0 1 0,0 2 0,0 1 0,0 4 0,0 3 0,0 1 0,0 2 0,0 0 0,0 0 0,0 1 0,0-1 0,-2 1 0,-2 0 0,-1-1 0,-3 1 0,1-3 0,0 5 0,-2-1 0,2 2 0,-1-2 0,1-2 0,1-2 0,1-2 0,0 0 0,-1-1 0,1-1 0,-3 0 0,5 4 0,-4-2 0,5 5 0,-3 1 0,0 2 0,0 1 0,0 1 0,0 0 0,4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26:4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3406 23 24575,'-22'0'0,"-12"0"0,-23 0 0,-18 0 0,-8 0 0,-5 0 0,1 0 0,-2 0 0,-3 0 0,-1 0 0,3 0 0,1 0 0,6 0 0,1-2 0,29 0 0,0 0 0,-23 0 0,-20-2 0,37 4 0,-1 0 0,-1 0 0,1-3 0,-2 0 0,-3 0 0,-1 1 0,-7 2 0,0 0 0,0 0 0,4 0 0,6 0 0,4 0 0,6 0 0,5 0 0,3 0 0,3 0 0,2 0 0,2 0 0,4 0 0,5 1 0,2 2 0,0-1 0,1 2 0,-1 0 0,2-2 0,0 2 0,-2 1 0,-7 1 0,-7 2 0,-5-1 0,-3 1 0,4 1 0,1-3 0,2 1 0,0 0 0,1-1 0,-1 1 0,2-1 0,4-2 0,-9 3 0,15-3 0,-5 5 0,15-1 0,2-2 0,2-1 0,2 0 0,2-3 0,4 2 0,3 0 0,3 1 0,2 3 0,0-1 0,2 3 0,5 1 0,4 1 0,3-1 0,3-1 0,0 0 0,1-2 0,3 2 0,5 2 0,12 4 0,14 6 0,15 4 0,13 1 0,8-1 0,-38-15 0,1-3 0,3 0 0,2-1 0,1-3 0,1 0 0,3-1 0,0 0 0,0 1 0,-1 0 0,-2 2 0,0 0 0,-4 1 0,-1 1 0,37 6 0,-15 0 0,-15-3 0,-13 0 0,-5 0 0,-6-4 0,-2 0 0,0-2 0,0-1 0,1 0 0,2-1 0,-2-1 0,1 2 0,-1-2 0,-2 1 0,-1-1 0,2-2 0,2 0 0,4 0 0,2 0 0,3 0 0,0 0 0,1 0 0,-2 0 0,-2 0 0,-3 0 0,-2 0 0,-4 0 0,-2 0 0,-3 0 0,-1-2 0,-2-1 0,4 0 0,1 1 0,-3 2 0,-2 0 0,-6-1 0,-1-2 0,1-1 0,0-3 0,1-1 0,1-1 0,2 1 0,-2 1 0,-1 2 0,-1 0 0,0 0 0,0 0 0,0 0 0,-1 0 0,-1 1 0,-1 2 0,0-1 0,0 1 0,0-3 0,-1 0 0,-3 0 0,0 0 0,1-1 0,-4 1 0,4-1 0,-5 1 0,2-1 0,2-1 0,0-1 0,-1 1 0,1 0 0,-2 2 0,-2-3 0,-3 5 0,1-5 0,-4 5 0,4-3 0,-3 1 0,5-1 0,-2 0 0,2-3 0,1 1 0,-1-1 0,3-2 0,3-3 0,-4 4 0,2-3 0,-3 0 0,-1 4 0,1-6 0,-3 6 0,0-3 0,1-2 0,-2 2 0,0 1 0,0 0 0,-1 2 0,5-7 0,-4 8 0,6-6 0,-4 7 0,-1-1 0,3 1 0,-5 3 0,3 2 0,-3 2 0,0-4 0,0 2 0,1-4 0,0-1 0,1 3 0,0-6 0,0 5 0,0-1 0,0 0 0,-2 2 0,0-1 0,-1 2 0,0-1 0,0-1 0,3 0 0,-5-1 0,3 2 0,-6 1 0,2 2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Kavya Verma</cp:lastModifiedBy>
  <cp:revision>2</cp:revision>
  <dcterms:created xsi:type="dcterms:W3CDTF">2022-12-30T03:27:00Z</dcterms:created>
  <dcterms:modified xsi:type="dcterms:W3CDTF">2022-12-30T03:27:00Z</dcterms:modified>
</cp:coreProperties>
</file>